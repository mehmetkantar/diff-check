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GİZLİLİK SÖZLEŞMESİ</w:t>
      </w:r>
    </w:p>
    <w:p>
      <w:pPr>
        <w:pStyle w:val="Heading1"/>
        <w:spacing w:after="120"/>
      </w:pPr>
      <w:r>
        <w:t xml:space="preserve">NON-DISCLOSURE AGREEMENT</w:t>
      </w:r>
    </w:p>
    <w:p>
      <w:pPr>
        <w:pStyle w:val="Heading2"/>
        <w:spacing w:after="120"/>
      </w:pPr>
      <w:r>
        <w:t xml:space="preserve">MADDE 1 </w:t>
      </w:r>
      <w:r>
        <w:t xml:space="preserve">TARAFLAR</w:t>
      </w:r>
    </w:p>
    <w:p>
      <w:pPr>
        <w:pStyle w:val="Heading2"/>
        <w:spacing w:after="120"/>
      </w:pPr>
      <w:r>
        <w:t xml:space="preserve">ARTICLE 1 </w:t>
      </w:r>
      <w:r>
        <w:t xml:space="preserve">PARTIES</w:t>
      </w:r>
    </w:p>
    <w:p>
      <w:pPr>
        <w:spacing w:after="120"/>
      </w:pPr>
      <w:r>
        <w:t xml:space="preserve">1.1. </w:t>
      </w:r>
      <w:r>
        <w:t xml:space="preserve">İşbu Gizlilik Sözleşmesi (“Sözleşme”), Lacivert Lojistik Anonim Şirketi (“Açıklayan Taraf”) ile Kuzeybatı Yazılım Teknolojileri Limited Şirketi (“Alıcı Taraf”) arasında akdedilmiştir.</w:t>
      </w:r>
    </w:p>
    <w:p>
      <w:pPr>
        <w:spacing w:after="120"/>
      </w:pPr>
      <w:r>
        <w:t xml:space="preserve">1.1. </w:t>
      </w:r>
      <w:r>
        <w:t xml:space="preserve">This Non-Disclosure Agreement (the “Agreement”) is entered into by and between Lacivert Lojistik Anonim Şirketi (the “Disclosing Party”) and Kuzeybatı Yazılım Teknolojileri Limited Şirketi (the “Receiving Party”).</w:t>
      </w:r>
    </w:p>
    <w:p>
      <w:pPr>
        <w:pStyle w:val="Heading2"/>
        <w:spacing w:after="120"/>
      </w:pPr>
      <w:r>
        <w:t xml:space="preserve">MADDE 2 </w:t>
      </w:r>
      <w:r>
        <w:t xml:space="preserve">GİZLİ BİLGİ</w:t>
      </w:r>
    </w:p>
    <w:p>
      <w:pPr>
        <w:pStyle w:val="Heading2"/>
        <w:spacing w:after="120"/>
      </w:pPr>
      <w:r>
        <w:t xml:space="preserve">ARTICLE 2 </w:t>
      </w:r>
      <w:r>
        <w:t xml:space="preserve">CONFIDENTIAL INFORMATION</w:t>
      </w:r>
    </w:p>
    <w:p>
      <w:pPr>
        <w:spacing w:after="120"/>
      </w:pPr>
      <w:r>
        <w:t xml:space="preserve">2.1. </w:t>
      </w:r>
      <w:r>
        <w:t xml:space="preserve">Gizli Bilgi; ticari, mali ve teknik bilgiler, müşteri listeleri, </w:t>
      </w:r>
      <w:ins w:id="1" w:author="Redline" w:date="2026-10-15T08:58:16.046Z">
        <w:r>
          <w:t xml:space="preserve">kişisel veriler, </w:t>
        </w:r>
      </w:ins>
      <w:r>
        <w:t xml:space="preserve">kaynak kodları ve Açıklayan Taraf’ça gizli olarak nitelendirilen her türlü bilgiyi kapsar.</w:t>
      </w:r>
    </w:p>
    <w:p>
      <w:pPr>
        <w:spacing w:after="120"/>
      </w:pPr>
      <w:r>
        <w:t xml:space="preserve">2.1. </w:t>
      </w:r>
      <w:r>
        <w:t xml:space="preserve">Confidential Information includes commercial, financial and technical information, customer lists, </w:t>
      </w:r>
      <w:ins w:id="2" w:author="Redline" w:date="2026-10-15T08:58:16.046Z">
        <w:r>
          <w:t xml:space="preserve">personal data, </w:t>
        </w:r>
      </w:ins>
      <w:r>
        <w:t xml:space="preserve">source code and any information designated as confidential by the Disclosing Party.</w:t>
      </w:r>
    </w:p>
    <w:p>
      <w:pPr>
        <w:spacing w:after="120"/>
      </w:pPr>
      <w:r>
        <w:t xml:space="preserve">2.2. </w:t>
      </w:r>
      <w:r>
        <w:t xml:space="preserve">Gizli Bilgi, yazılı, sözlü veya elektronik ortamda paylaşılmış olmasına bakılmaksızın bu Sözleşme kapsamındadır.</w:t>
      </w:r>
    </w:p>
    <w:p>
      <w:pPr>
        <w:spacing w:after="120"/>
      </w:pPr>
      <w:r>
        <w:t xml:space="preserve">2.2. </w:t>
      </w:r>
      <w:r>
        <w:t xml:space="preserve">Confidential Information is covered by this Agreement regardless of whether it is disclosed in writing, orally or electronically.</w:t>
      </w:r>
    </w:p>
    <w:p>
      <w:pPr>
        <w:pStyle w:val="Heading2"/>
        <w:spacing w:after="120"/>
      </w:pPr>
      <w:r>
        <w:t xml:space="preserve">MADDE 3 </w:t>
      </w:r>
      <w:r>
        <w:t xml:space="preserve">YÜKÜMLÜLÜKLER</w:t>
      </w:r>
    </w:p>
    <w:p>
      <w:pPr>
        <w:pStyle w:val="Heading2"/>
        <w:spacing w:after="120"/>
      </w:pPr>
      <w:r>
        <w:t xml:space="preserve">ARTICLE 3 </w:t>
      </w:r>
      <w:r>
        <w:t xml:space="preserve">OBLIGATIONS</w:t>
      </w:r>
    </w:p>
    <w:p>
      <w:pPr>
        <w:spacing w:after="120"/>
      </w:pPr>
      <w:r>
        <w:t xml:space="preserve">3.1. </w:t>
      </w:r>
      <w:r>
        <w:t xml:space="preserve">Alıcı Taraf, Gizli Bilgiyi yalnızca taraflar arasındaki iş ilişkisinin değerlendirilmesi amacıyla kullanacaktır.</w:t>
      </w:r>
    </w:p>
    <w:p>
      <w:pPr>
        <w:spacing w:after="120"/>
      </w:pPr>
      <w:r>
        <w:t xml:space="preserve">3.1. </w:t>
      </w:r>
      <w:r>
        <w:t xml:space="preserve">The Receiving Party shall use the Confidential Information solely for the purpose of evaluating the business relationship between the parties.</w:t>
      </w:r>
    </w:p>
    <w:p>
      <w:pPr>
        <w:spacing w:after="120"/>
      </w:pPr>
      <w:r>
        <w:t xml:space="preserve">3.2. </w:t>
      </w:r>
      <w:r>
        <w:t xml:space="preserve">Alıcı Taraf, Gizli Bilgiyi </w:t>
      </w:r>
      <w:del w:id="3" w:author="Redline" w:date="2026-10-15T08:58:16.046Z">
        <w:r>
          <w:delText xml:space="preserve">makul özeni</w:delText>
        </w:r>
      </w:del>
      <w:ins w:id="4" w:author="Redline" w:date="2026-10-15T08:58:16.046Z">
        <w:r>
          <w:t xml:space="preserve">basiretli bir tacir gibi özen</w:t>
        </w:r>
      </w:ins>
      <w:r>
        <w:t xml:space="preserve"> </w:t>
      </w:r>
      <w:r>
        <w:t xml:space="preserve">göstererek korur ve yalnızca bilmesi gereken çalışanlarıyla paylaşabilir.</w:t>
      </w:r>
    </w:p>
    <w:p>
      <w:pPr>
        <w:spacing w:after="120"/>
      </w:pPr>
      <w:r>
        <w:t xml:space="preserve">3.2. </w:t>
      </w:r>
      <w:r>
        <w:t xml:space="preserve">The Receiving Party shall protect the Confidential Information with </w:t>
      </w:r>
      <w:del w:id="5" w:author="Redline" w:date="2026-10-15T08:58:16.046Z">
        <w:r>
          <w:delText xml:space="preserve">reasonable care</w:delText>
        </w:r>
      </w:del>
      <w:ins w:id="6" w:author="Redline" w:date="2026-10-15T08:58:16.046Z">
        <w:r>
          <w:t xml:space="preserve">the care of a prudent merchant</w:t>
        </w:r>
      </w:ins>
      <w:r>
        <w:t xml:space="preserve"> </w:t>
      </w:r>
      <w:r>
        <w:t xml:space="preserve">and may share it only with employees who need to know it.</w:t>
      </w:r>
    </w:p>
    <w:p>
      <w:pPr>
        <w:pStyle w:val="Heading2"/>
        <w:spacing w:after="120"/>
      </w:pPr>
      <w:del w:id="7" w:author="Redline" w:date="2026-10-15T08:58:16.046Z">
        <w:r>
          <w:delText xml:space="preserve">MADDE 4 </w:delText>
        </w:r>
      </w:del>
      <w:del w:id="8" w:author="Redline" w:date="2026-10-15T08:58:16.046Z">
        <w:r>
          <w:delText xml:space="preserve">İSTİSNALAR</w:delText>
        </w:r>
      </w:del>
    </w:p>
    <w:p>
      <w:pPr>
        <w:pStyle w:val="Heading2"/>
        <w:spacing w:after="120"/>
      </w:pPr>
      <w:del w:id="9" w:author="Redline" w:date="2026-10-15T08:58:16.046Z">
        <w:r>
          <w:delText xml:space="preserve">ARTICLE 4 </w:delText>
        </w:r>
      </w:del>
      <w:del w:id="10" w:author="Redline" w:date="2026-10-15T08:58:16.046Z">
        <w:r>
          <w:delText xml:space="preserve">EXCEPTIONS</w:delText>
        </w:r>
      </w:del>
    </w:p>
    <w:p>
      <w:pPr>
        <w:spacing w:after="120"/>
      </w:pPr>
      <w:del w:id="11" w:author="Redline" w:date="2026-10-15T08:58:16.046Z">
        <w:r>
          <w:delText xml:space="preserve">4.1. </w:delText>
        </w:r>
      </w:del>
      <w:del w:id="12" w:author="Redline" w:date="2026-10-15T08:58:16.046Z">
        <w:r>
          <w:delText xml:space="preserve">Kamuya açık olan veya Alıcı Taraf’ın Sözleşme öncesinde hukuka uygun olarak edindiği bilgiler Gizli Bilgi sayılmaz.</w:delText>
        </w:r>
      </w:del>
    </w:p>
    <w:p>
      <w:pPr>
        <w:spacing w:after="120"/>
      </w:pPr>
      <w:del w:id="13" w:author="Redline" w:date="2026-10-15T08:58:16.046Z">
        <w:r>
          <w:delText xml:space="preserve">4.1. </w:delText>
        </w:r>
      </w:del>
      <w:del w:id="14" w:author="Redline" w:date="2026-10-15T08:58:16.046Z">
        <w:r>
          <w:delText xml:space="preserve">Information that is publicly available or lawfully obtained by the Receiving Party before this Agreement is not Confidential Information.</w:delText>
        </w:r>
      </w:del>
    </w:p>
    <w:p>
      <w:pPr>
        <w:spacing w:after="120"/>
      </w:pPr>
      <w:ins w:id="15" w:author="Redline" w:date="2026-10-15T08:58:16.046Z">
        <w:r>
          <w:t xml:space="preserve">3.3. </w:t>
        </w:r>
      </w:ins>
      <w:ins w:id="16" w:author="Redline" w:date="2026-10-15T08:58:16.046Z">
        <w:r>
          <w:t xml:space="preserve">Alıcı Taraf, Gizli Bilgiyi Açıklayan Taraf’ın önceden yazılı onayı olmaksızın üçüncü kişilere açıklayamaz.</w:t>
        </w:r>
      </w:ins>
    </w:p>
    <w:p>
      <w:pPr>
        <w:spacing w:after="120"/>
      </w:pPr>
      <w:ins w:id="17" w:author="Redline" w:date="2026-10-15T08:58:16.046Z">
        <w:r>
          <w:t xml:space="preserve">3.3. </w:t>
        </w:r>
      </w:ins>
      <w:ins w:id="18" w:author="Redline" w:date="2026-10-15T08:58:16.046Z">
        <w:r>
          <w:t xml:space="preserve">The Receiving Party may not disclose Confidential Information to third parties without the prior written consent of the Disclosing Party.</w:t>
        </w:r>
      </w:ins>
    </w:p>
    <w:p>
      <w:pPr>
        <w:pStyle w:val="Heading2"/>
        <w:spacing w:after="120"/>
      </w:pPr>
      <w:r>
        <w:t xml:space="preserve">MADDE 4 </w:t>
      </w:r>
      <w:r>
        <w:t xml:space="preserve">SÜRE</w:t>
      </w:r>
    </w:p>
    <w:p>
      <w:pPr>
        <w:pStyle w:val="Heading2"/>
        <w:spacing w:after="120"/>
      </w:pPr>
      <w:r>
        <w:t xml:space="preserve">ARTICLE 4 </w:t>
      </w:r>
      <w:r>
        <w:t xml:space="preserve">TERM</w:t>
      </w:r>
    </w:p>
    <w:p>
      <w:pPr>
        <w:spacing w:after="120"/>
      </w:pPr>
      <w:r>
        <w:t xml:space="preserve">4.1. </w:t>
      </w:r>
      <w:r>
        <w:t xml:space="preserve">İşbu Sözleşme imza tarihinde yürürlüğe girer ve </w:t>
      </w:r>
      <w:del w:id="19" w:author="Redline" w:date="2026-10-15T08:58:16.046Z">
        <w:r>
          <w:delText xml:space="preserve">2 (iki</w:delText>
        </w:r>
      </w:del>
      <w:ins w:id="20" w:author="Redline" w:date="2026-10-15T08:58:16.046Z">
        <w:r>
          <w:t xml:space="preserve">3 (üç</w:t>
        </w:r>
      </w:ins>
      <w:r>
        <w:t xml:space="preserve">) yıl süreyle geçerlidir.</w:t>
      </w:r>
    </w:p>
    <w:p>
      <w:pPr>
        <w:spacing w:after="120"/>
      </w:pPr>
      <w:r>
        <w:t xml:space="preserve">4.1. </w:t>
      </w:r>
      <w:r>
        <w:t xml:space="preserve">This Agreement enters into force on the date of signature and remains in effect for </w:t>
      </w:r>
      <w:del w:id="21" w:author="Redline" w:date="2026-10-15T08:58:16.046Z">
        <w:r>
          <w:delText xml:space="preserve">2 (two</w:delText>
        </w:r>
      </w:del>
      <w:ins w:id="22" w:author="Redline" w:date="2026-10-15T08:58:16.046Z">
        <w:r>
          <w:t xml:space="preserve">3 (three</w:t>
        </w:r>
      </w:ins>
      <w:r>
        <w:t xml:space="preserve">) years.</w:t>
      </w:r>
    </w:p>
    <w:p>
      <w:pPr>
        <w:pStyle w:val="Heading2"/>
        <w:spacing w:after="120"/>
      </w:pPr>
      <w:r>
        <w:t xml:space="preserve">MADDE 5 </w:t>
      </w:r>
      <w:r>
        <w:t xml:space="preserve">CEZAİ ŞART</w:t>
      </w:r>
    </w:p>
    <w:p>
      <w:pPr>
        <w:pStyle w:val="Heading2"/>
        <w:spacing w:after="120"/>
      </w:pPr>
      <w:r>
        <w:t xml:space="preserve">ARTICLE 5 </w:t>
      </w:r>
      <w:r>
        <w:t xml:space="preserve">PENALTY</w:t>
      </w:r>
    </w:p>
    <w:p>
      <w:pPr>
        <w:spacing w:after="120"/>
      </w:pPr>
      <w:r>
        <w:t xml:space="preserve">5.1. </w:t>
      </w:r>
      <w:r>
        <w:t xml:space="preserve">Alıcı Taraf’ın bu Sözleşme’ye aykırı davranması hâlinde, Açıklayan Taraf’a </w:t>
      </w:r>
      <w:del w:id="23" w:author="Redline" w:date="2026-10-15T08:58:16.046Z">
        <w:r>
          <w:delText xml:space="preserve">500.000,00</w:delText>
        </w:r>
      </w:del>
      <w:ins w:id="24" w:author="Redline" w:date="2026-10-15T08:58:16.046Z">
        <w:r>
          <w:t xml:space="preserve">750.000,00</w:t>
        </w:r>
      </w:ins>
      <w:r>
        <w:t xml:space="preserve"> TL cezai şart ödenir.</w:t>
      </w:r>
    </w:p>
    <w:p>
      <w:pPr>
        <w:spacing w:after="120"/>
      </w:pPr>
      <w:r>
        <w:t xml:space="preserve">5.1. </w:t>
      </w:r>
      <w:r>
        <w:t xml:space="preserve">If the Receiving Party breaches this Agreement, it shall pay the Disclosing Party a penalty of TRY 500,000.00.</w:t>
      </w:r>
    </w:p>
    <w:p>
      <w:pPr>
        <w:pStyle w:val="Heading2"/>
        <w:spacing w:after="120"/>
      </w:pPr>
      <w:ins w:id="25" w:author="Redline" w:date="2026-10-15T08:58:16.046Z">
        <w:r>
          <w:t xml:space="preserve">MADDE 6 </w:t>
        </w:r>
      </w:ins>
      <w:ins w:id="26" w:author="Redline" w:date="2026-10-15T08:58:16.046Z">
        <w:r>
          <w:t xml:space="preserve">İSTİSNALAR</w:t>
        </w:r>
      </w:ins>
    </w:p>
    <w:p>
      <w:pPr>
        <w:pStyle w:val="Heading2"/>
        <w:spacing w:after="120"/>
      </w:pPr>
      <w:ins w:id="27" w:author="Redline" w:date="2026-10-15T08:58:16.046Z">
        <w:r>
          <w:t xml:space="preserve">ARTICLE 6 </w:t>
        </w:r>
      </w:ins>
      <w:ins w:id="28" w:author="Redline" w:date="2026-10-15T08:58:16.046Z">
        <w:r>
          <w:t xml:space="preserve">EXCEPTIONS</w:t>
        </w:r>
      </w:ins>
    </w:p>
    <w:p>
      <w:pPr>
        <w:spacing w:after="120"/>
      </w:pPr>
      <w:ins w:id="29" w:author="Redline" w:date="2026-10-15T08:58:16.046Z">
        <w:r>
          <w:t xml:space="preserve">6.1. </w:t>
        </w:r>
      </w:ins>
      <w:ins w:id="30" w:author="Redline" w:date="2026-10-15T08:58:16.046Z">
        <w:r>
          <w:t xml:space="preserve">Kamuya açık olan veya Alıcı Taraf’ın Sözleşme öncesinde hukuka uygun olarak edindiği bilgiler Gizli Bilgi sayılmaz.</w:t>
        </w:r>
      </w:ins>
    </w:p>
    <w:p>
      <w:pPr>
        <w:spacing w:after="120"/>
      </w:pPr>
      <w:ins w:id="31" w:author="Redline" w:date="2026-10-15T08:58:16.046Z">
        <w:r>
          <w:t xml:space="preserve">6.1. </w:t>
        </w:r>
      </w:ins>
      <w:ins w:id="32" w:author="Redline" w:date="2026-10-15T08:58:16.046Z">
        <w:r>
          <w:t xml:space="preserve">Information that is publicly available or lawfully obtained by the Receiving Party before this Agreement is not Confidential Information.</w:t>
        </w:r>
      </w:ins>
    </w:p>
    <w:p>
      <w:pPr>
        <w:pStyle w:val="Heading2"/>
        <w:spacing w:after="120"/>
      </w:pPr>
      <w:r>
        <w:t xml:space="preserve">MADDE 7 </w:t>
      </w:r>
      <w:r>
        <w:t xml:space="preserve">BİLGİLERİN İADESİ</w:t>
      </w:r>
    </w:p>
    <w:p>
      <w:pPr>
        <w:pStyle w:val="Heading2"/>
        <w:spacing w:after="120"/>
      </w:pPr>
      <w:r>
        <w:t xml:space="preserve">ARTICLE 7 </w:t>
      </w:r>
      <w:r>
        <w:t xml:space="preserve">RETURN OF INFORMATION</w:t>
      </w:r>
    </w:p>
    <w:p>
      <w:pPr>
        <w:spacing w:after="120"/>
      </w:pPr>
      <w:r>
        <w:t xml:space="preserve">7.1. </w:t>
      </w:r>
      <w:r>
        <w:t xml:space="preserve">Sözleşme’nin sona ermesi hâlinde Alıcı Taraf, Gizli Bilgiyi içeren tüm belgeleri 15 (on beş) gün içinde iade eder.</w:t>
      </w:r>
    </w:p>
    <w:p>
      <w:pPr>
        <w:spacing w:after="120"/>
      </w:pPr>
      <w:r>
        <w:t xml:space="preserve">7.1. </w:t>
      </w:r>
      <w:r>
        <w:t xml:space="preserve">Upon termination of this Agreement, the Receiving Party shall return all documents containing Confidential Information within </w:t>
      </w:r>
      <w:del w:id="33" w:author="Redline" w:date="2026-10-15T08:58:16.046Z">
        <w:r>
          <w:delText xml:space="preserve">15 (fifteen</w:delText>
        </w:r>
      </w:del>
      <w:ins w:id="34" w:author="Redline" w:date="2026-10-15T08:58:16.046Z">
        <w:r>
          <w:t xml:space="preserve">10 (ten</w:t>
        </w:r>
      </w:ins>
      <w:r>
        <w:t xml:space="preserve">) days.</w:t>
      </w:r>
    </w:p>
    <w:p>
      <w:pPr>
        <w:pStyle w:val="Heading2"/>
        <w:spacing w:after="120"/>
      </w:pPr>
      <w:r>
        <w:t xml:space="preserve">MADDE 8 </w:t>
      </w:r>
      <w:r>
        <w:t xml:space="preserve">UYGULANACAK HUKUK VE YETKİ</w:t>
      </w:r>
    </w:p>
    <w:p>
      <w:pPr>
        <w:pStyle w:val="Heading2"/>
        <w:spacing w:after="120"/>
      </w:pPr>
      <w:r>
        <w:t xml:space="preserve">ARTICLE 8 </w:t>
      </w:r>
      <w:r>
        <w:t xml:space="preserve">GOVERNING LAW AND JURISDICTION</w:t>
      </w:r>
    </w:p>
    <w:p>
      <w:pPr>
        <w:spacing w:after="120"/>
      </w:pPr>
      <w:r>
        <w:t xml:space="preserve">8.1. </w:t>
      </w:r>
      <w:r>
        <w:t xml:space="preserve">İşbu Sözleşme Türk hukukuna tabidir. Uyuşmazlıklarda İstanbul </w:t>
      </w:r>
      <w:del w:id="35" w:author="Redline" w:date="2026-10-15T08:58:16.046Z">
        <w:r>
          <w:delText xml:space="preserve">Merkez (Çağlayan)</w:delText>
        </w:r>
      </w:del>
      <w:ins w:id="36" w:author="Redline" w:date="2026-10-15T08:58:16.046Z">
        <w:r>
          <w:t xml:space="preserve">Anadolu</w:t>
        </w:r>
      </w:ins>
      <w:r>
        <w:t xml:space="preserve"> </w:t>
      </w:r>
      <w:r>
        <w:t xml:space="preserve">Mahkemeleri ve İcra Daireleri yetkilidir.</w:t>
      </w:r>
    </w:p>
    <w:p>
      <w:pPr>
        <w:spacing w:after="120"/>
      </w:pPr>
      <w:r>
        <w:t xml:space="preserve">8.1. </w:t>
      </w:r>
      <w:r>
        <w:t xml:space="preserve">This Agreement is governed by Turkish law. The Courts and Enforcement Offices of Istanbul </w:t>
      </w:r>
      <w:del w:id="37" w:author="Redline" w:date="2026-10-15T08:58:16.046Z">
        <w:r>
          <w:delText xml:space="preserve">Central (Çağlayan)</w:delText>
        </w:r>
      </w:del>
      <w:ins w:id="38" w:author="Redline" w:date="2026-10-15T08:58:16.046Z">
        <w:r>
          <w:t xml:space="preserve">Anatolian</w:t>
        </w:r>
      </w:ins>
      <w:r>
        <w:t xml:space="preserve"> </w:t>
      </w:r>
      <w:r>
        <w:t xml:space="preserve">have jurisdiction over any dispute.</w:t>
      </w:r>
    </w:p>
    <w:p>
      <w:pPr>
        <w:spacing w:after="120"/>
      </w:pPr>
      <w:ins w:id="39" w:author="Redline" w:date="2026-10-15T08:58:16.046Z">
        <w:r>
          <w:t xml:space="preserve">8.2. </w:t>
        </w:r>
      </w:ins>
      <w:ins w:id="40" w:author="Redline" w:date="2026-10-15T08:58:16.046Z">
        <w:r>
          <w:t xml:space="preserve">Türkçe ve İngilizce metinler arasında çelişki olması hâlinde Türkçe metin esas alınır.</w:t>
        </w:r>
      </w:ins>
    </w:p>
    <w:p>
      <w:pPr>
        <w:spacing w:after="120"/>
      </w:pPr>
      <w:ins w:id="41" w:author="Redline" w:date="2026-10-15T08:58:16.046Z">
        <w:r>
          <w:t xml:space="preserve">8.2. </w:t>
        </w:r>
      </w:ins>
      <w:ins w:id="42" w:author="Redline" w:date="2026-10-15T08:58:16.046Z">
        <w:r>
          <w:t xml:space="preserve">In case of any conflict between the Turkish and English texts, the Turkish text shall prevail.</w:t>
        </w:r>
      </w:ins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bilingual-nda-v1.pdf → bilingual-nda-v2.pdf</dc:title>
  <dc:creator>Redline</dc:creator>
  <cp:lastModifiedBy>Un-named</cp:lastModifiedBy>
  <cp:revision>1</cp:revision>
  <dcterms:created xsi:type="dcterms:W3CDTF">2026-10-15T08:58:16.047Z</dcterms:created>
  <dcterms:modified xsi:type="dcterms:W3CDTF">2026-10-15T08:58:16.047Z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