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  <w:jc w:val="center"/>
      </w:pPr>
      <w:r>
        <w:t xml:space="preserve">YAZILIM GELİŞTİRME VE BAKIM HİZMET SÖZLEŞMESİ</w:t>
      </w:r>
    </w:p>
    <w:p>
      <w:pPr>
        <w:pStyle w:val="Heading1"/>
        <w:spacing w:after="120"/>
      </w:pPr>
      <w:r>
        <w:t xml:space="preserve">MADDE 1 </w:t>
      </w:r>
      <w:r>
        <w:t xml:space="preserve">TARAFLAR</w:t>
      </w:r>
    </w:p>
    <w:p>
      <w:pPr>
        <w:spacing w:after="120"/>
      </w:pPr>
      <w:r>
        <w:t xml:space="preserve">1.1. </w:t>
      </w:r>
      <w:r>
        <w:t xml:space="preserve">İşbu Sözleşme, merkezi Maslak Mahallesi, Büyükdere Caddesi No: </w:t>
      </w:r>
      <w:del w:id="1" w:author="Redline" w:date="2026-10-15T08:57:41.116Z">
        <w:r>
          <w:delText xml:space="preserve">255</w:delText>
        </w:r>
      </w:del>
      <w:ins w:id="2" w:author="Redline" w:date="2026-10-15T08:57:41.116Z">
        <w:r>
          <w:t xml:space="preserve">199</w:t>
        </w:r>
      </w:ins>
      <w:r>
        <w:t xml:space="preserve">, Sarıyer/İstanbul adresinde bulunan Lacivert Lojistik Anonim Şirketi (“Müşteri”) ile merkezi Mustafa Kemal Mahallesi, Dumlupınar Bulvarı No: 266, Çankaya/Ankara adresinde bulunan Kuzeybatı Yazılım Teknolojileri Limited Şirketi (“Yüklenici”) arasında aşağıdaki şartlarla akdedilmiştir.</w:t>
      </w:r>
    </w:p>
    <w:p>
      <w:pPr>
        <w:spacing w:after="120"/>
      </w:pPr>
      <w:r>
        <w:t xml:space="preserve">1.2. </w:t>
      </w:r>
      <w:r>
        <w:t xml:space="preserve">Müşteri ve Yüklenici, işbu Sözleşme’de ayrı ayrı “Taraf”, birlikte “Taraflar” olarak anılacaktır.</w:t>
      </w:r>
    </w:p>
    <w:p>
      <w:pPr>
        <w:pStyle w:val="Heading1"/>
        <w:spacing w:after="120"/>
      </w:pPr>
      <w:r>
        <w:t xml:space="preserve">MADDE 2 </w:t>
      </w:r>
      <w:r>
        <w:t xml:space="preserve">TANIMLAR</w:t>
      </w:r>
    </w:p>
    <w:p>
      <w:pPr>
        <w:spacing w:after="120"/>
      </w:pPr>
      <w:r>
        <w:t xml:space="preserve">2.1. </w:t>
      </w:r>
      <w:r>
        <w:t xml:space="preserve">“Yazılım”: Yüklenici tarafından Müşteri için geliştirilecek olan filo takip ve rota optimizasyon platformunu ifade eder.</w:t>
      </w:r>
    </w:p>
    <w:p>
      <w:pPr>
        <w:spacing w:after="120"/>
      </w:pPr>
      <w:r>
        <w:t xml:space="preserve">2.2. </w:t>
      </w:r>
      <w:r>
        <w:t xml:space="preserve">“Teslim Tarihi”: Yazılım’ın kabul testlerinden geçmiş hâliyle Müşteri’ye teslim edileceği tarihi ifade eder.</w:t>
      </w:r>
    </w:p>
    <w:p>
      <w:pPr>
        <w:spacing w:after="120"/>
      </w:pPr>
      <w:r>
        <w:t xml:space="preserve">2.3. </w:t>
      </w:r>
      <w:r>
        <w:t xml:space="preserve">“Hizmet Seviyesi”: Ek-1’de belirtilen erişilebilirlik ve müdahale sürelerini ifade eder.</w:t>
      </w:r>
    </w:p>
    <w:p>
      <w:pPr>
        <w:spacing w:after="120"/>
      </w:pPr>
      <w:ins w:id="3" w:author="Redline" w:date="2026-10-15T08:57:41.116Z">
        <w:r>
          <w:t xml:space="preserve">2.4. </w:t>
        </w:r>
      </w:ins>
      <w:ins w:id="4" w:author="Redline" w:date="2026-10-15T08:57:41.116Z">
        <w:r>
          <w:t xml:space="preserve">“Kişisel Veri”: 6698 sayılı Kişisel Verilerin Korunması Kanunu’nda tanımlanan, kimliği belirli veya belirlenebilir gerçek kişiye ilişkin her türlü bilgiyi ifade eder.</w:t>
        </w:r>
      </w:ins>
    </w:p>
    <w:p>
      <w:pPr>
        <w:pStyle w:val="Heading1"/>
        <w:spacing w:after="120"/>
      </w:pPr>
      <w:r>
        <w:t xml:space="preserve">MADDE 3 </w:t>
      </w:r>
      <w:r>
        <w:t xml:space="preserve">SÖZLEŞMENİN KONUSU</w:t>
      </w:r>
    </w:p>
    <w:p>
      <w:pPr>
        <w:spacing w:after="120"/>
      </w:pPr>
      <w:r>
        <w:t xml:space="preserve">3.1. </w:t>
      </w:r>
      <w:r>
        <w:t xml:space="preserve">İşbu Sözleşme’nin konusu, Yazılım’ın geliştirilmesi, kurulumu ve Sözleşme süresince bakım ve destek hizmetlerinin verilmesine ilişkin Tarafların hak ve yükümlülüklerinin belirlenmesidir.</w:t>
      </w:r>
    </w:p>
    <w:p>
      <w:pPr>
        <w:spacing w:after="120"/>
      </w:pPr>
      <w:ins w:id="5" w:author="Redline" w:date="2026-10-15T08:57:41.116Z">
        <w:r>
          <w:t xml:space="preserve">3.2. </w:t>
        </w:r>
      </w:ins>
      <w:ins w:id="6" w:author="Redline" w:date="2026-10-15T08:57:41.116Z">
        <w:r>
          <w:t xml:space="preserve">Yüklenici, Müşteri’nin </w:t>
        </w:r>
      </w:ins>
      <w:ins w:id="7" w:author="Redline" w:date="2026-10-15T08:57:41.116Z">
        <w:r>
          <w:t xml:space="preserve">önceden </w:t>
        </w:r>
      </w:ins>
      <w:ins w:id="8" w:author="Redline" w:date="2026-10-15T08:57:41.116Z">
        <w:r>
          <w:t xml:space="preserve">yazılı onayı olmaksızın Sözleşme konusu işi kısmen veya tamamen üçüncü kişilere devredemez.</w:t>
        </w:r>
      </w:ins>
    </w:p>
    <w:p>
      <w:pPr>
        <w:pStyle w:val="Heading1"/>
        <w:spacing w:after="120"/>
      </w:pPr>
      <w:r>
        <w:t xml:space="preserve">MADDE 4 </w:t>
      </w:r>
      <w:r>
        <w:t xml:space="preserve">SÜRE</w:t>
      </w:r>
    </w:p>
    <w:p>
      <w:pPr>
        <w:spacing w:after="120"/>
      </w:pPr>
      <w:r>
        <w:t xml:space="preserve">4.1. </w:t>
      </w:r>
      <w:r>
        <w:t xml:space="preserve">İşbu Sözleşme imza tarihinde yürürlüğe girer ve </w:t>
      </w:r>
      <w:del w:id="9" w:author="Redline" w:date="2026-10-15T08:57:41.116Z">
        <w:r>
          <w:delText xml:space="preserve">12 (on iki</w:delText>
        </w:r>
      </w:del>
      <w:ins w:id="10" w:author="Redline" w:date="2026-10-15T08:57:41.116Z">
        <w:r>
          <w:t xml:space="preserve">24 (yirmi dört</w:t>
        </w:r>
      </w:ins>
      <w:r>
        <w:t xml:space="preserve">) ay süreyle geçerlidir.</w:t>
      </w:r>
    </w:p>
    <w:p>
      <w:pPr>
        <w:spacing w:after="120"/>
      </w:pPr>
      <w:r>
        <w:t xml:space="preserve">4.2. </w:t>
      </w:r>
      <w:r>
        <w:t xml:space="preserve">Taraflardan biri süre bitiminden en az </w:t>
      </w:r>
      <w:del w:id="11" w:author="Redline" w:date="2026-10-15T08:57:41.116Z">
        <w:r>
          <w:delText xml:space="preserve">30 (otuz</w:delText>
        </w:r>
      </w:del>
      <w:ins w:id="12" w:author="Redline" w:date="2026-10-15T08:57:41.116Z">
        <w:r>
          <w:t xml:space="preserve">60 (altmış</w:t>
        </w:r>
      </w:ins>
      <w:r>
        <w:t xml:space="preserve">) gün önce yazılı olarak bildirimde bulunmadıkça Sözleşme aynı şartlarla 1 (bir) yıl uzar.</w:t>
      </w:r>
    </w:p>
    <w:p>
      <w:pPr>
        <w:pStyle w:val="Heading1"/>
        <w:spacing w:after="120"/>
      </w:pPr>
      <w:r>
        <w:t xml:space="preserve">MADDE 5 </w:t>
      </w:r>
      <w:r>
        <w:t xml:space="preserve">ÜCRET VE ÖDEME</w:t>
      </w:r>
    </w:p>
    <w:p>
      <w:pPr>
        <w:spacing w:after="120"/>
      </w:pPr>
      <w:r>
        <w:t xml:space="preserve">5.1. </w:t>
      </w:r>
      <w:r>
        <w:t xml:space="preserve">Müşteri, Yazılım’ın geliştirilmesi karşılığında Yüklenici’ye toplam </w:t>
      </w:r>
      <w:del w:id="13" w:author="Redline" w:date="2026-10-15T08:57:41.116Z">
        <w:r>
          <w:delText xml:space="preserve">1.250.000,00 TL</w:delText>
        </w:r>
      </w:del>
      <w:ins w:id="14" w:author="Redline" w:date="2026-10-15T08:57:41.116Z">
        <w:r>
          <w:t xml:space="preserve">1.400.000,00 TL + KDV</w:t>
        </w:r>
      </w:ins>
      <w:r>
        <w:t xml:space="preserve"> </w:t>
      </w:r>
      <w:r>
        <w:t xml:space="preserve">(bir milyon </w:t>
      </w:r>
      <w:del w:id="15" w:author="Redline" w:date="2026-10-15T08:57:41.116Z">
        <w:r>
          <w:delText xml:space="preserve">iki</w:delText>
        </w:r>
      </w:del>
      <w:ins w:id="16" w:author="Redline" w:date="2026-10-15T08:57:41.116Z">
        <w:r>
          <w:t xml:space="preserve">dört</w:t>
        </w:r>
      </w:ins>
      <w:r>
        <w:t xml:space="preserve"> yüz </w:t>
      </w:r>
      <w:del w:id="17" w:author="Redline" w:date="2026-10-15T08:57:41.116Z">
        <w:r>
          <w:delText xml:space="preserve">elli </w:delText>
        </w:r>
      </w:del>
      <w:r>
        <w:t xml:space="preserve">bin Türk Lirası) ödeyecektir.</w:t>
      </w:r>
    </w:p>
    <w:p>
      <w:pPr>
        <w:spacing w:after="120"/>
      </w:pPr>
      <w:r>
        <w:t xml:space="preserve">5.2. </w:t>
      </w:r>
      <w:r>
        <w:t xml:space="preserve">Ödemeler, aşağıdaki takvime göre faturanın tebliğinden itibaren </w:t>
      </w:r>
      <w:del w:id="18" w:author="Redline" w:date="2026-10-15T08:57:41.116Z">
        <w:r>
          <w:delText xml:space="preserve">30 (otuz</w:delText>
        </w:r>
      </w:del>
      <w:ins w:id="19" w:author="Redline" w:date="2026-10-15T08:57:41.116Z">
        <w:r>
          <w:t xml:space="preserve">45 (kırk beş</w:t>
        </w:r>
      </w:ins>
      <w:r>
        <w:t xml:space="preserve">) gün içinde yapılacaktır.</w:t>
      </w:r>
    </w:p>
    <w:p>
      <w:pPr>
        <w:spacing w:after="120"/>
      </w:pPr>
      <w:r>
        <w:t xml:space="preserve">Aşama │ Oran │ Tutar</w:t>
      </w:r>
    </w:p>
    <w:p>
      <w:pPr>
        <w:spacing w:after="120"/>
      </w:pPr>
      <w:r>
        <w:t xml:space="preserve">Sözleşmenin imzalanması │ %</w:t>
      </w:r>
      <w:del w:id="20" w:author="Redline" w:date="2026-10-15T08:57:41.116Z">
        <w:r>
          <w:delText xml:space="preserve">30</w:delText>
        </w:r>
      </w:del>
      <w:ins w:id="21" w:author="Redline" w:date="2026-10-15T08:57:41.116Z">
        <w:r>
          <w:t xml:space="preserve">20</w:t>
        </w:r>
      </w:ins>
      <w:r>
        <w:t xml:space="preserve"> │ </w:t>
      </w:r>
      <w:del w:id="22" w:author="Redline" w:date="2026-10-15T08:57:41.116Z">
        <w:r>
          <w:delText xml:space="preserve">375.000,00</w:delText>
        </w:r>
      </w:del>
      <w:ins w:id="23" w:author="Redline" w:date="2026-10-15T08:57:41.116Z">
        <w:r>
          <w:t xml:space="preserve">280.000,00</w:t>
        </w:r>
      </w:ins>
      <w:r>
        <w:t xml:space="preserve"> TL</w:t>
      </w:r>
    </w:p>
    <w:p>
      <w:pPr>
        <w:spacing w:after="120"/>
      </w:pPr>
      <w:r>
        <w:t xml:space="preserve">Prototipin kabulü │ %30 │ </w:t>
      </w:r>
      <w:del w:id="24" w:author="Redline" w:date="2026-10-15T08:57:41.116Z">
        <w:r>
          <w:delText xml:space="preserve">375.000,00</w:delText>
        </w:r>
      </w:del>
      <w:ins w:id="25" w:author="Redline" w:date="2026-10-15T08:57:41.116Z">
        <w:r>
          <w:t xml:space="preserve">420.000,00</w:t>
        </w:r>
      </w:ins>
      <w:r>
        <w:t xml:space="preserve"> TL</w:t>
      </w:r>
    </w:p>
    <w:p>
      <w:pPr>
        <w:spacing w:after="120"/>
      </w:pPr>
      <w:r>
        <w:t xml:space="preserve">Nihai teslim ve kabul │ %</w:t>
      </w:r>
      <w:del w:id="26" w:author="Redline" w:date="2026-10-15T08:57:41.116Z">
        <w:r>
          <w:delText xml:space="preserve">40</w:delText>
        </w:r>
      </w:del>
      <w:ins w:id="27" w:author="Redline" w:date="2026-10-15T08:57:41.116Z">
        <w:r>
          <w:t xml:space="preserve">50</w:t>
        </w:r>
      </w:ins>
      <w:r>
        <w:t xml:space="preserve"> │ </w:t>
      </w:r>
      <w:del w:id="28" w:author="Redline" w:date="2026-10-15T08:57:41.116Z">
        <w:r>
          <w:delText xml:space="preserve">500.000,00</w:delText>
        </w:r>
      </w:del>
      <w:ins w:id="29" w:author="Redline" w:date="2026-10-15T08:57:41.116Z">
        <w:r>
          <w:t xml:space="preserve">700.000,00</w:t>
        </w:r>
      </w:ins>
      <w:r>
        <w:t xml:space="preserve"> TL</w:t>
      </w:r>
    </w:p>
    <w:p>
      <w:pPr>
        <w:spacing w:after="120"/>
      </w:pPr>
      <w:r>
        <w:t xml:space="preserve">5.3. </w:t>
      </w:r>
      <w:r>
        <w:t xml:space="preserve">Bakım ve destek hizmetleri için Müşteri, Yüklenici’ye her ay </w:t>
      </w:r>
      <w:del w:id="30" w:author="Redline" w:date="2026-10-15T08:57:41.116Z">
        <w:r>
          <w:delText xml:space="preserve">42.000,00</w:delText>
        </w:r>
      </w:del>
      <w:ins w:id="31" w:author="Redline" w:date="2026-10-15T08:57:41.116Z">
        <w:r>
          <w:t xml:space="preserve">48.500,00</w:t>
        </w:r>
      </w:ins>
      <w:r>
        <w:t xml:space="preserve"> TL ücret öder.</w:t>
      </w:r>
    </w:p>
    <w:p>
      <w:pPr>
        <w:spacing w:after="120"/>
      </w:pPr>
      <w:ins w:id="32" w:author="Redline" w:date="2026-10-15T08:57:41.116Z">
        <w:r>
          <w:t xml:space="preserve">5.4. </w:t>
        </w:r>
      </w:ins>
      <w:ins w:id="33" w:author="Redline" w:date="2026-10-15T08:57:41.116Z">
        <w:r>
          <w:t xml:space="preserve">Vadesinde ödenmeyen tutarlara, vade tarihinden itibaren yıllık %24 oranında gecikme faizi uygulanır.</w:t>
        </w:r>
      </w:ins>
    </w:p>
    <w:p>
      <w:pPr>
        <w:pStyle w:val="Heading1"/>
        <w:spacing w:after="120"/>
      </w:pPr>
      <w:r>
        <w:t xml:space="preserve">MADDE 6 </w:t>
      </w:r>
      <w:r>
        <w:t xml:space="preserve">YÜKLENİCİNİN YÜKÜMLÜLÜKLERİ</w:t>
      </w:r>
    </w:p>
    <w:p>
      <w:pPr>
        <w:spacing w:after="120"/>
      </w:pPr>
      <w:r>
        <w:t xml:space="preserve">6.1. </w:t>
      </w:r>
      <w:r>
        <w:t xml:space="preserve">Yüklenici, Yazılım’ı Teslim Tarihi’ne kadar eksiksiz ve çalışır şekilde teslim </w:t>
      </w:r>
      <w:del w:id="34" w:author="Redline" w:date="2026-10-15T08:57:41.116Z">
        <w:r>
          <w:delText xml:space="preserve">etmek için makul çabayı gösterecektir</w:delText>
        </w:r>
      </w:del>
      <w:ins w:id="35" w:author="Redline" w:date="2026-10-15T08:57:41.116Z">
        <w:r>
          <w:t xml:space="preserve">etmekle yükümlüdür</w:t>
        </w:r>
      </w:ins>
      <w:r>
        <w:t xml:space="preserve">.</w:t>
      </w:r>
    </w:p>
    <w:p>
      <w:pPr>
        <w:spacing w:after="120"/>
      </w:pPr>
      <w:r>
        <w:t xml:space="preserve">6.2. </w:t>
      </w:r>
      <w:r>
        <w:t xml:space="preserve">Yüklenici, Hizmet Seviyesi’ne uygun bakım ve destek hizmeti verecektir. Kritik hatalara müdahale süresi </w:t>
      </w:r>
      <w:del w:id="36" w:author="Redline" w:date="2026-10-15T08:57:41.116Z">
        <w:r>
          <w:delText xml:space="preserve">8 (sekiz</w:delText>
        </w:r>
      </w:del>
      <w:ins w:id="37" w:author="Redline" w:date="2026-10-15T08:57:41.116Z">
        <w:r>
          <w:t xml:space="preserve">4 (dört</w:t>
        </w:r>
      </w:ins>
      <w:r>
        <w:t xml:space="preserve">) saattir.</w:t>
      </w:r>
    </w:p>
    <w:p>
      <w:pPr>
        <w:spacing w:after="120"/>
      </w:pPr>
      <w:del w:id="38" w:author="Redline" w:date="2026-10-15T08:57:41.116Z">
        <w:r>
          <w:delText xml:space="preserve">6.3. </w:delText>
        </w:r>
      </w:del>
      <w:del w:id="39" w:author="Redline" w:date="2026-10-15T08:57:41.116Z">
        <w:r>
          <w:delText xml:space="preserve">Yüklenici, Müşteri’nin yazılı onayı olmaksızın Sözleşme konusu işi kısmen veya tamamen üçüncü kişilere devredemez.</w:delText>
        </w:r>
      </w:del>
    </w:p>
    <w:p>
      <w:pPr>
        <w:pStyle w:val="Heading1"/>
        <w:spacing w:after="120"/>
      </w:pPr>
      <w:del w:id="40" w:author="Redline" w:date="2026-10-15T08:57:41.116Z">
        <w:r>
          <w:delText xml:space="preserve">MADDE 7 </w:delText>
        </w:r>
      </w:del>
      <w:del w:id="41" w:author="Redline" w:date="2026-10-15T08:57:41.116Z">
        <w:r>
          <w:delText xml:space="preserve">GİZLİLİK</w:delText>
        </w:r>
      </w:del>
    </w:p>
    <w:p>
      <w:pPr>
        <w:spacing w:after="120"/>
      </w:pPr>
      <w:del w:id="42" w:author="Redline" w:date="2026-10-15T08:57:41.116Z">
        <w:r>
          <w:delText xml:space="preserve">7.1. </w:delText>
        </w:r>
      </w:del>
      <w:del w:id="43" w:author="Redline" w:date="2026-10-15T08:57:41.116Z">
        <w:r>
          <w:delText xml:space="preserve">Taraflar, işbu Sözleşme kapsamında öğrendikleri ticari sır niteliğindeki tüm bilgileri gizli tutmayı ve üçüncü kişilerle paylaşmamayı kabul eder.</w:delText>
        </w:r>
      </w:del>
    </w:p>
    <w:p>
      <w:pPr>
        <w:spacing w:after="120"/>
      </w:pPr>
      <w:del w:id="44" w:author="Redline" w:date="2026-10-15T08:57:41.116Z">
        <w:r>
          <w:delText xml:space="preserve">7.2. </w:delText>
        </w:r>
      </w:del>
      <w:del w:id="45" w:author="Redline" w:date="2026-10-15T08:57:41.116Z">
        <w:r>
          <w:delText xml:space="preserve">Gizlilik yükümlülüğü, Sözleşme’nin herhangi bir sebeple sona ermesinden itibaren 2 (iki) yıl süreyle devam eder.</w:delText>
        </w:r>
      </w:del>
    </w:p>
    <w:p>
      <w:pPr>
        <w:spacing w:after="120"/>
      </w:pPr>
      <w:del w:id="46" w:author="Redline" w:date="2026-10-15T08:57:41.116Z">
        <w:r>
          <w:delText xml:space="preserve">7.3. </w:delText>
        </w:r>
      </w:del>
      <w:del w:id="47" w:author="Redline" w:date="2026-10-15T08:57:41.116Z">
        <w:r>
          <w:delText xml:space="preserve">Kanunen yetkili makamların talebi üzerine yapılan açıklamalar bu madde kapsamında değildir.</w:delText>
        </w:r>
      </w:del>
    </w:p>
    <w:p>
      <w:pPr>
        <w:pStyle w:val="Heading1"/>
        <w:spacing w:after="120"/>
      </w:pPr>
      <w:r>
        <w:t xml:space="preserve">MADDE 7 </w:t>
      </w:r>
      <w:r>
        <w:t xml:space="preserve">FİKRİ MÜLKİYET HAKLARI</w:t>
      </w:r>
    </w:p>
    <w:p>
      <w:pPr>
        <w:spacing w:after="120"/>
      </w:pPr>
      <w:r>
        <w:t xml:space="preserve">7.1. </w:t>
      </w:r>
      <w:r>
        <w:t xml:space="preserve">Yazılım’a ilişkin tüm fikri mülkiyet hakları, bedelin tamamen ödenmesiyle birlikte Müşteri’ye geçer.</w:t>
      </w:r>
    </w:p>
    <w:p>
      <w:pPr>
        <w:spacing w:after="120"/>
      </w:pPr>
      <w:r>
        <w:t xml:space="preserve">7.2. </w:t>
      </w:r>
      <w:r>
        <w:t xml:space="preserve">Yüklenici, Yazılım’da kullandığı kendisine ait hazır bileşenler üzerindeki haklarını saklı tutar.</w:t>
      </w:r>
    </w:p>
    <w:p>
      <w:pPr>
        <w:pStyle w:val="Heading1"/>
        <w:spacing w:after="120"/>
      </w:pPr>
      <w:r>
        <w:t xml:space="preserve">MADDE 8 </w:t>
      </w:r>
      <w:r>
        <w:t xml:space="preserve">FESİH</w:t>
      </w:r>
    </w:p>
    <w:p>
      <w:pPr>
        <w:spacing w:after="120"/>
      </w:pPr>
      <w:r>
        <w:t xml:space="preserve">8.1. </w:t>
      </w:r>
      <w:r>
        <w:t xml:space="preserve">Taraflardan biri Sözleşme’ye aykırı davranır ve bu aykırılığı yazılı ihtardan itibaren 15 (on beş) gün içinde gidermezse, diğer Taraf Sözleşme’yi derhal feshedebilir.</w:t>
      </w:r>
    </w:p>
    <w:p>
      <w:pPr>
        <w:spacing w:after="120"/>
      </w:pPr>
      <w:r>
        <w:t xml:space="preserve">8.2. </w:t>
      </w:r>
      <w:r>
        <w:t xml:space="preserve">Fesih hâlinde:</w:t>
      </w:r>
    </w:p>
    <w:p>
      <w:pPr>
        <w:spacing w:after="120"/>
      </w:pPr>
      <w:r>
        <w:t xml:space="preserve">(a) </w:t>
      </w:r>
      <w:r>
        <w:t xml:space="preserve">Müşteri, fesih tarihine kadar tamamlanmış işlerin bedelini öder;</w:t>
      </w:r>
    </w:p>
    <w:p>
      <w:pPr>
        <w:spacing w:after="120"/>
      </w:pPr>
      <w:r>
        <w:t xml:space="preserve">(b) </w:t>
      </w:r>
      <w:r>
        <w:t xml:space="preserve">Yüklenici, o tarihe kadar geliştirilen kaynak kodlarını </w:t>
      </w:r>
      <w:ins w:id="48" w:author="Redline" w:date="2026-10-15T08:57:41.116Z">
        <w:r>
          <w:t xml:space="preserve">ve teknik dokümantasyonu 10 (on) gün içinde </w:t>
        </w:r>
      </w:ins>
      <w:r>
        <w:t xml:space="preserve">Müşteri’ye teslim eder;</w:t>
      </w:r>
    </w:p>
    <w:p>
      <w:pPr>
        <w:spacing w:after="120"/>
      </w:pPr>
      <w:r>
        <w:t xml:space="preserve">(c) </w:t>
      </w:r>
      <w:r>
        <w:t xml:space="preserve">Taraflar, birbirlerine ait belge ve verileri iade eder</w:t>
      </w:r>
      <w:del w:id="49" w:author="Redline" w:date="2026-10-15T08:57:41.116Z">
        <w:r>
          <w:delText xml:space="preserve">.</w:delText>
        </w:r>
      </w:del>
      <w:ins w:id="50" w:author="Redline" w:date="2026-10-15T08:57:41.116Z">
        <w:r>
          <w:t xml:space="preserve">;</w:t>
        </w:r>
      </w:ins>
    </w:p>
    <w:p>
      <w:pPr>
        <w:spacing w:after="120"/>
      </w:pPr>
      <w:del w:id="51" w:author="Redline" w:date="2026-10-15T08:57:41.116Z">
        <w:r>
          <w:delText xml:space="preserve">9.3. </w:delText>
        </w:r>
      </w:del>
      <w:del w:id="52" w:author="Redline" w:date="2026-10-15T08:57:41.116Z">
        <w:r>
          <w:delText xml:space="preserve">Taraflardan her biri, 60 (altmış) gün önceden yazılı bildirimde bulunmak kaydıyla Sözleşme’yi herhangi bir sebep göstermeksizin feshedebilir.</w:delText>
        </w:r>
      </w:del>
    </w:p>
    <w:p>
      <w:pPr>
        <w:spacing w:after="120"/>
      </w:pPr>
      <w:ins w:id="53" w:author="Redline" w:date="2026-10-15T08:57:41.116Z">
        <w:r>
          <w:t xml:space="preserve">(d) </w:t>
        </w:r>
      </w:ins>
      <w:ins w:id="54" w:author="Redline" w:date="2026-10-15T08:57:41.116Z">
        <w:r>
          <w:t xml:space="preserve">Yüklenici, Müşteri verilerini iade ettikten sonra kendi sistemlerinden kalıcı olarak siler.</w:t>
        </w:r>
      </w:ins>
    </w:p>
    <w:p>
      <w:pPr>
        <w:pStyle w:val="Heading1"/>
        <w:spacing w:after="120"/>
      </w:pPr>
      <w:ins w:id="55" w:author="Redline" w:date="2026-10-15T08:57:41.116Z">
        <w:r>
          <w:t xml:space="preserve">MADDE 9 </w:t>
        </w:r>
      </w:ins>
      <w:ins w:id="56" w:author="Redline" w:date="2026-10-15T08:57:41.116Z">
        <w:r>
          <w:t xml:space="preserve">GİZLİLİK</w:t>
        </w:r>
      </w:ins>
    </w:p>
    <w:p>
      <w:pPr>
        <w:spacing w:after="120"/>
      </w:pPr>
      <w:ins w:id="57" w:author="Redline" w:date="2026-10-15T08:57:41.116Z">
        <w:r>
          <w:t xml:space="preserve">9.1. </w:t>
        </w:r>
      </w:ins>
      <w:ins w:id="58" w:author="Redline" w:date="2026-10-15T08:57:41.116Z">
        <w:r>
          <w:t xml:space="preserve">Taraflar, işbu Sözleşme kapsamında öğrendikleri ticari sır niteliğindeki tüm bilgileri gizli tutmayı ve üçüncü kişilerle paylaşmamayı kabul eder.</w:t>
        </w:r>
      </w:ins>
    </w:p>
    <w:p>
      <w:pPr>
        <w:spacing w:after="120"/>
      </w:pPr>
      <w:ins w:id="59" w:author="Redline" w:date="2026-10-15T08:57:41.116Z">
        <w:r>
          <w:t xml:space="preserve">9.2. </w:t>
        </w:r>
      </w:ins>
      <w:ins w:id="60" w:author="Redline" w:date="2026-10-15T08:57:41.116Z">
        <w:r>
          <w:t xml:space="preserve">Gizlilik yükümlülüğü, Sözleşme’nin herhangi bir sebeple sona ermesinden itibaren </w:t>
        </w:r>
      </w:ins>
      <w:del w:id="61" w:author="Redline" w:date="2026-10-15T08:57:41.116Z">
        <w:r>
          <w:delText xml:space="preserve">2 (iki</w:delText>
        </w:r>
      </w:del>
      <w:ins w:id="62" w:author="Redline" w:date="2026-10-15T08:57:41.116Z">
        <w:r>
          <w:t xml:space="preserve">5 (beş</w:t>
        </w:r>
      </w:ins>
      <w:ins w:id="63" w:author="Redline" w:date="2026-10-15T08:57:41.116Z">
        <w:r>
          <w:t xml:space="preserve">) yıl süreyle devam eder.</w:t>
        </w:r>
      </w:ins>
    </w:p>
    <w:p>
      <w:pPr>
        <w:spacing w:after="120"/>
      </w:pPr>
      <w:ins w:id="64" w:author="Redline" w:date="2026-10-15T08:57:41.116Z">
        <w:r>
          <w:t xml:space="preserve">9.3. </w:t>
        </w:r>
      </w:ins>
      <w:ins w:id="65" w:author="Redline" w:date="2026-10-15T08:57:41.116Z">
        <w:r>
          <w:t xml:space="preserve">Kanunen yetkili makamların talebi üzerine yapılan açıklamalar bu madde kapsamında değildir.</w:t>
        </w:r>
      </w:ins>
    </w:p>
    <w:p>
      <w:pPr>
        <w:pStyle w:val="Heading1"/>
        <w:spacing w:after="120"/>
      </w:pPr>
      <w:ins w:id="66" w:author="Redline" w:date="2026-10-15T08:57:41.116Z">
        <w:r>
          <w:t xml:space="preserve">MADDE 10 </w:t>
        </w:r>
      </w:ins>
      <w:ins w:id="67" w:author="Redline" w:date="2026-10-15T08:57:41.116Z">
        <w:r>
          <w:t xml:space="preserve">KİŞİSEL VERİLERİN KORUNMASI</w:t>
        </w:r>
      </w:ins>
    </w:p>
    <w:p>
      <w:pPr>
        <w:spacing w:after="120"/>
      </w:pPr>
      <w:ins w:id="68" w:author="Redline" w:date="2026-10-15T08:57:41.116Z">
        <w:r>
          <w:t xml:space="preserve">10.1. </w:t>
        </w:r>
      </w:ins>
      <w:ins w:id="69" w:author="Redline" w:date="2026-10-15T08:57:41.116Z">
        <w:r>
          <w:t xml:space="preserve">Yüklenici, Sözleşme kapsamında eriştiği Kişisel Verileri yalnızca Müşteri’nin talimatları doğrultusunda ve 6698 sayılı Kanun’a uygun olarak işler.</w:t>
        </w:r>
      </w:ins>
    </w:p>
    <w:p>
      <w:pPr>
        <w:spacing w:after="120"/>
      </w:pPr>
      <w:ins w:id="70" w:author="Redline" w:date="2026-10-15T08:57:41.116Z">
        <w:r>
          <w:t xml:space="preserve">10.2. </w:t>
        </w:r>
      </w:ins>
      <w:ins w:id="71" w:author="Redline" w:date="2026-10-15T08:57:41.116Z">
        <w:r>
          <w:t xml:space="preserve">Yüklenici, Kişisel Verilere yetkisiz erişimi öğrenmesi hâlinde durumu 24 (yirmi dört) saat içinde Müşteri’ye yazılı olarak bildirir.</w:t>
        </w:r>
      </w:ins>
    </w:p>
    <w:p>
      <w:pPr>
        <w:pStyle w:val="Heading1"/>
        <w:spacing w:after="120"/>
      </w:pPr>
      <w:r>
        <w:t xml:space="preserve">MADDE 11 </w:t>
      </w:r>
      <w:r>
        <w:t xml:space="preserve">CEZAİ ŞART</w:t>
      </w:r>
    </w:p>
    <w:p>
      <w:pPr>
        <w:spacing w:after="120"/>
      </w:pPr>
      <w:r>
        <w:t xml:space="preserve">11.1. </w:t>
      </w:r>
      <w:r>
        <w:t xml:space="preserve">Yüklenici’nin Teslim Tarihi’ni aşması hâlinde, gecikilen her gün için Sözleşme bedelinin binde 1 (bir) oranında cezai şart uygulanır.</w:t>
      </w:r>
    </w:p>
    <w:p>
      <w:pPr>
        <w:spacing w:after="120"/>
      </w:pPr>
      <w:r>
        <w:t xml:space="preserve">11.2. </w:t>
      </w:r>
      <w:r>
        <w:t xml:space="preserve">Cezai şartın toplam tutarı Sözleşme bedelinin %</w:t>
      </w:r>
      <w:del w:id="72" w:author="Redline" w:date="2026-10-15T08:57:41.116Z">
        <w:r>
          <w:delText xml:space="preserve">10’unu</w:delText>
        </w:r>
      </w:del>
      <w:ins w:id="73" w:author="Redline" w:date="2026-10-15T08:57:41.116Z">
        <w:r>
          <w:t xml:space="preserve">15’ini</w:t>
        </w:r>
      </w:ins>
      <w:r>
        <w:t xml:space="preserve"> (yüzde on</w:t>
      </w:r>
      <w:ins w:id="74" w:author="Redline" w:date="2026-10-15T08:57:41.116Z">
        <w:r>
          <w:t xml:space="preserve"> beş</w:t>
        </w:r>
      </w:ins>
      <w:r>
        <w:t xml:space="preserve">) geçemez.</w:t>
      </w:r>
    </w:p>
    <w:p>
      <w:pPr>
        <w:pStyle w:val="Heading1"/>
        <w:spacing w:after="120"/>
      </w:pPr>
      <w:r>
        <w:t xml:space="preserve">MADDE 12 </w:t>
      </w:r>
      <w:r>
        <w:t xml:space="preserve">UYUŞMAZLIKLARIN ÇÖZÜMÜ</w:t>
      </w:r>
    </w:p>
    <w:p>
      <w:pPr>
        <w:spacing w:after="120"/>
      </w:pPr>
      <w:r>
        <w:t xml:space="preserve">12.1. </w:t>
      </w:r>
      <w:r>
        <w:t xml:space="preserve">İşbu Sözleşme’den doğacak uyuşmazlıkların çözümünde İstanbul </w:t>
      </w:r>
      <w:del w:id="75" w:author="Redline" w:date="2026-10-15T08:57:41.116Z">
        <w:r>
          <w:delText xml:space="preserve">(Çağlayan)</w:delText>
        </w:r>
      </w:del>
      <w:ins w:id="76" w:author="Redline" w:date="2026-10-15T08:57:41.116Z">
        <w:r>
          <w:t xml:space="preserve">Anadolu</w:t>
        </w:r>
      </w:ins>
      <w:r>
        <w:t xml:space="preserve"> Mahkemeleri ve İcra Daireleri yetkilidir.</w:t>
      </w:r>
    </w:p>
    <w:p>
      <w:pPr>
        <w:pStyle w:val="Heading1"/>
        <w:spacing w:after="120"/>
      </w:pPr>
      <w:r>
        <w:t xml:space="preserve">MADDE 13 </w:t>
      </w:r>
      <w:r>
        <w:t xml:space="preserve">YÜRÜRLÜK</w:t>
      </w:r>
    </w:p>
    <w:p>
      <w:pPr>
        <w:spacing w:after="120"/>
      </w:pPr>
      <w:r>
        <w:t xml:space="preserve">13.1. </w:t>
      </w:r>
      <w:r>
        <w:t xml:space="preserve">İşbu </w:t>
      </w:r>
      <w:del w:id="77" w:author="Redline" w:date="2026-10-15T08:57:41.116Z">
        <w:r>
          <w:delText xml:space="preserve">12 (on iki</w:delText>
        </w:r>
      </w:del>
      <w:ins w:id="78" w:author="Redline" w:date="2026-10-15T08:57:41.116Z">
        <w:r>
          <w:t xml:space="preserve">13 (on üç</w:t>
        </w:r>
      </w:ins>
      <w:r>
        <w:t xml:space="preserve">) maddeden ibaret Sözleşme, Taraflarca okunarak </w:t>
      </w:r>
      <w:del w:id="79" w:author="Redline" w:date="2026-10-15T08:57:41.116Z">
        <w:r>
          <w:delText xml:space="preserve">15.01.2026</w:delText>
        </w:r>
      </w:del>
      <w:ins w:id="80" w:author="Redline" w:date="2026-10-15T08:57:41.116Z">
        <w:r>
          <w:t xml:space="preserve">02.03.2026</w:t>
        </w:r>
      </w:ins>
      <w:r>
        <w:t xml:space="preserve"> tarihinde iki nüsha olarak imzalanmıştır.</w:t>
      </w:r>
    </w:p>
    <w:p>
      <w:pPr>
        <w:spacing w:after="120"/>
      </w:pPr>
      <w:r>
        <w:t xml:space="preserve">MÜŞTERİ │ YÜKLENİCİ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service-agreement-v1.docx → service-agreement-v2.docx</dc:title>
  <dc:creator>Redline</dc:creator>
  <cp:lastModifiedBy>Un-named</cp:lastModifiedBy>
  <cp:revision>1</cp:revision>
  <dcterms:created xsi:type="dcterms:W3CDTF">2026-10-15T08:57:41.118Z</dcterms:created>
  <dcterms:modified xsi:type="dcterms:W3CDTF">2026-10-15T08:57:41.118Z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